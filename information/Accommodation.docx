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120741" w14:textId="73C4C51F" w:rsidR="000F1AC6" w:rsidRDefault="00581B9F" w:rsidP="000F1AC6">
      <w:pPr>
        <w:widowControl/>
        <w:shd w:val="clear" w:color="auto" w:fill="FFFFFF"/>
        <w:spacing w:before="100" w:beforeAutospacing="1" w:after="100" w:afterAutospacing="1" w:line="351" w:lineRule="atLeast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Accommodation is located</w:t>
      </w:r>
      <w:r w:rsidR="000A072B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at</w:t>
      </w:r>
      <w:r w:rsidR="000F1AC6" w:rsidRPr="000F1AC6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 </w:t>
      </w:r>
      <w:commentRangeStart w:id="0"/>
      <w:r w:rsidR="000F1AC6">
        <w:rPr>
          <w:rFonts w:ascii="Lucida Sans Unicode" w:eastAsia="新細明體" w:hAnsi="Lucida Sans Unicode" w:cs="Lucida Sans Unicode"/>
          <w:color w:val="135293"/>
          <w:kern w:val="0"/>
          <w:sz w:val="20"/>
          <w:szCs w:val="20"/>
          <w:u w:val="single"/>
        </w:rPr>
        <w:fldChar w:fldCharType="begin"/>
      </w:r>
      <w:r w:rsidR="000F1AC6">
        <w:rPr>
          <w:rFonts w:ascii="Lucida Sans Unicode" w:eastAsia="新細明體" w:hAnsi="Lucida Sans Unicode" w:cs="Lucida Sans Unicode"/>
          <w:color w:val="135293"/>
          <w:kern w:val="0"/>
          <w:sz w:val="20"/>
          <w:szCs w:val="20"/>
          <w:u w:val="single"/>
        </w:rPr>
        <w:instrText>HYPERLINK "http://www.lio168.com/about.html" \t "_blank"</w:instrText>
      </w:r>
      <w:r w:rsidR="000F1AC6">
        <w:rPr>
          <w:rFonts w:ascii="Lucida Sans Unicode" w:eastAsia="新細明體" w:hAnsi="Lucida Sans Unicode" w:cs="Lucida Sans Unicode"/>
          <w:color w:val="135293"/>
          <w:kern w:val="0"/>
          <w:sz w:val="20"/>
          <w:szCs w:val="20"/>
          <w:u w:val="single"/>
        </w:rPr>
        <w:fldChar w:fldCharType="separate"/>
      </w:r>
      <w:r w:rsidR="000F1AC6">
        <w:rPr>
          <w:rStyle w:val="a3"/>
          <w:rFonts w:ascii="Lucida Sans Unicode" w:eastAsia="新細明體" w:hAnsi="Lucida Sans Unicode" w:cs="Lucida Sans Unicode"/>
          <w:kern w:val="0"/>
          <w:sz w:val="20"/>
          <w:szCs w:val="20"/>
        </w:rPr>
        <w:t>Dong Hwa University Guest House</w:t>
      </w:r>
      <w:r w:rsidR="000F1AC6">
        <w:rPr>
          <w:rFonts w:ascii="Lucida Sans Unicode" w:eastAsia="新細明體" w:hAnsi="Lucida Sans Unicode" w:cs="Lucida Sans Unicode"/>
          <w:color w:val="135293"/>
          <w:kern w:val="0"/>
          <w:sz w:val="20"/>
          <w:szCs w:val="20"/>
          <w:u w:val="single"/>
        </w:rPr>
        <w:fldChar w:fldCharType="end"/>
      </w:r>
      <w:commentRangeEnd w:id="0"/>
      <w:r w:rsidR="000F1AC6">
        <w:rPr>
          <w:rStyle w:val="a5"/>
        </w:rPr>
        <w:commentReference w:id="0"/>
      </w:r>
      <w:r w:rsidR="000F1AC6">
        <w:rPr>
          <w:rFonts w:ascii="Lucida Sans Unicode" w:eastAsia="新細明體" w:hAnsi="Lucida Sans Unicode" w:cs="Lucida Sans Unicode"/>
          <w:color w:val="135293"/>
          <w:kern w:val="0"/>
          <w:sz w:val="20"/>
          <w:szCs w:val="20"/>
        </w:rPr>
        <w:t xml:space="preserve"> </w:t>
      </w:r>
      <w:hyperlink r:id="rId9" w:tgtFrame="_blank" w:history="1">
        <w:r w:rsidR="000F1AC6" w:rsidRPr="000F1AC6">
          <w:rPr>
            <w:rFonts w:ascii="Lucida Sans Unicode" w:eastAsia="新細明體" w:hAnsi="Lucida Sans Unicode" w:cs="Lucida Sans Unicode"/>
            <w:color w:val="135293"/>
            <w:kern w:val="0"/>
            <w:sz w:val="20"/>
            <w:szCs w:val="20"/>
            <w:u w:val="single"/>
          </w:rPr>
          <w:t>(M</w:t>
        </w:r>
        <w:r w:rsidR="000F1AC6" w:rsidRPr="000F1AC6">
          <w:rPr>
            <w:rFonts w:ascii="Lucida Sans Unicode" w:eastAsia="新細明體" w:hAnsi="Lucida Sans Unicode" w:cs="Lucida Sans Unicode"/>
            <w:color w:val="135293"/>
            <w:kern w:val="0"/>
            <w:sz w:val="20"/>
            <w:szCs w:val="20"/>
            <w:u w:val="single"/>
          </w:rPr>
          <w:t>A</w:t>
        </w:r>
        <w:r w:rsidR="000F1AC6" w:rsidRPr="000F1AC6">
          <w:rPr>
            <w:rFonts w:ascii="Lucida Sans Unicode" w:eastAsia="新細明體" w:hAnsi="Lucida Sans Unicode" w:cs="Lucida Sans Unicode"/>
            <w:color w:val="135293"/>
            <w:kern w:val="0"/>
            <w:sz w:val="20"/>
            <w:szCs w:val="20"/>
            <w:u w:val="single"/>
          </w:rPr>
          <w:t>P)</w:t>
        </w:r>
      </w:hyperlink>
      <w:r w:rsidR="000F1AC6" w:rsidRPr="000F1AC6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in </w:t>
      </w:r>
      <w:r w:rsidR="000A072B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the beautiful Dong Hua University campus.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 Rooms </w:t>
      </w:r>
      <w:r w:rsidR="000F1AC6" w:rsidRPr="000F1AC6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c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an</w:t>
      </w:r>
      <w:r w:rsidR="000F1AC6" w:rsidRPr="000F1AC6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be booked by contacting with the Guest House directly</w:t>
      </w:r>
      <w:ins w:id="1" w:author="User" w:date="2015-03-11T15:30:00Z">
        <w:r w:rsidR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t xml:space="preserve"> </w:t>
        </w:r>
      </w:ins>
      <w:ins w:id="2" w:author="User" w:date="2015-03-11T15:32:00Z">
        <w:r w:rsidR="00206550">
          <w:rPr>
            <w:rFonts w:ascii="Lucida Sans Unicode" w:eastAsia="新細明體" w:hAnsi="Lucida Sans Unicode" w:cs="Lucida Sans Unicode" w:hint="eastAsia"/>
            <w:color w:val="666666"/>
            <w:kern w:val="0"/>
            <w:sz w:val="20"/>
            <w:szCs w:val="20"/>
          </w:rPr>
          <w:t>(</w:t>
        </w:r>
      </w:ins>
      <w:commentRangeStart w:id="3"/>
      <w:ins w:id="4" w:author="User" w:date="2015-03-11T15:31:00Z">
        <w:r w:rsidR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fldChar w:fldCharType="begin"/>
        </w:r>
      </w:ins>
      <w:ins w:id="5" w:author="User" w:date="2015-03-11T15:32:00Z">
        <w:r w:rsidR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instrText>HYPERLINK "https://www.ezhotel.com.tw/donghwa/"</w:instrText>
        </w:r>
      </w:ins>
      <w:ins w:id="6" w:author="User" w:date="2015-03-11T15:31:00Z">
        <w:r w:rsidR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fldChar w:fldCharType="separate"/>
        </w:r>
      </w:ins>
      <w:ins w:id="7" w:author="User" w:date="2015-03-11T15:32:00Z">
        <w:r w:rsidR="00206550">
          <w:rPr>
            <w:rStyle w:val="a3"/>
            <w:rFonts w:ascii="Lucida Sans Unicode" w:eastAsia="新細明體" w:hAnsi="Lucida Sans Unicode" w:cs="Lucida Sans Unicode"/>
            <w:kern w:val="0"/>
            <w:sz w:val="20"/>
            <w:szCs w:val="20"/>
          </w:rPr>
          <w:t>Onlin</w:t>
        </w:r>
        <w:r w:rsidR="00206550">
          <w:rPr>
            <w:rStyle w:val="a3"/>
            <w:rFonts w:ascii="Lucida Sans Unicode" w:eastAsia="新細明體" w:hAnsi="Lucida Sans Unicode" w:cs="Lucida Sans Unicode"/>
            <w:kern w:val="0"/>
            <w:sz w:val="20"/>
            <w:szCs w:val="20"/>
          </w:rPr>
          <w:t>e</w:t>
        </w:r>
        <w:r w:rsidR="00206550">
          <w:rPr>
            <w:rStyle w:val="a3"/>
            <w:rFonts w:ascii="Lucida Sans Unicode" w:eastAsia="新細明體" w:hAnsi="Lucida Sans Unicode" w:cs="Lucida Sans Unicode"/>
            <w:kern w:val="0"/>
            <w:sz w:val="20"/>
            <w:szCs w:val="20"/>
          </w:rPr>
          <w:t xml:space="preserve"> Booking</w:t>
        </w:r>
      </w:ins>
      <w:ins w:id="8" w:author="User" w:date="2015-03-11T15:31:00Z">
        <w:r w:rsidR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fldChar w:fldCharType="end"/>
        </w:r>
      </w:ins>
      <w:commentRangeEnd w:id="3"/>
      <w:ins w:id="9" w:author="User" w:date="2015-03-11T15:32:00Z">
        <w:r w:rsidR="00206550">
          <w:rPr>
            <w:rStyle w:val="a5"/>
          </w:rPr>
          <w:commentReference w:id="3"/>
        </w:r>
        <w:r w:rsidR="00206550">
          <w:rPr>
            <w:rFonts w:ascii="Lucida Sans Unicode" w:eastAsia="新細明體" w:hAnsi="Lucida Sans Unicode" w:cs="Lucida Sans Unicode" w:hint="eastAsia"/>
            <w:color w:val="666666"/>
            <w:kern w:val="0"/>
            <w:sz w:val="20"/>
            <w:szCs w:val="20"/>
          </w:rPr>
          <w:t>)</w:t>
        </w:r>
      </w:ins>
      <w:r w:rsidR="000F1AC6" w:rsidRPr="000F1AC6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.</w:t>
      </w:r>
    </w:p>
    <w:tbl>
      <w:tblPr>
        <w:tblW w:w="9204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34"/>
        <w:gridCol w:w="2835"/>
        <w:gridCol w:w="2835"/>
      </w:tblGrid>
      <w:tr w:rsidR="00E11938" w:rsidRPr="000F1AC6" w14:paraId="1C92950D" w14:textId="5F9F7172" w:rsidTr="00E11938">
        <w:trPr>
          <w:trHeight w:val="58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51D659" w14:textId="4E8E3510" w:rsidR="00E11938" w:rsidRPr="000F1AC6" w:rsidRDefault="00E11938" w:rsidP="00924E72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0F1AC6">
              <w:rPr>
                <w:rFonts w:ascii="Calibri" w:eastAsia="新細明體" w:hAnsi="Calibri" w:cs="Arial"/>
                <w:b/>
                <w:bCs/>
                <w:color w:val="FFFFFF"/>
                <w:kern w:val="24"/>
                <w:sz w:val="36"/>
                <w:szCs w:val="36"/>
              </w:rPr>
              <w:t xml:space="preserve">Room </w:t>
            </w:r>
            <w:r w:rsidR="00924E72">
              <w:rPr>
                <w:rFonts w:ascii="Calibri" w:eastAsia="新細明體" w:hAnsi="Calibri" w:cs="Arial"/>
                <w:b/>
                <w:bCs/>
                <w:color w:val="FFFFFF"/>
                <w:kern w:val="24"/>
                <w:sz w:val="36"/>
                <w:szCs w:val="36"/>
              </w:rPr>
              <w:t>Type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68DA7C" w14:textId="69BF0FEC" w:rsidR="00E11938" w:rsidRPr="000F1AC6" w:rsidRDefault="00E11938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0F1AC6">
              <w:rPr>
                <w:rFonts w:ascii="Calibri" w:eastAsia="新細明體" w:hAnsi="Calibri" w:cs="Arial"/>
                <w:b/>
                <w:bCs/>
                <w:color w:val="FFFFFF"/>
                <w:kern w:val="24"/>
                <w:sz w:val="36"/>
                <w:szCs w:val="36"/>
              </w:rPr>
              <w:t>Price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</w:tcPr>
          <w:p w14:paraId="02D016DB" w14:textId="082D6D1F" w:rsidR="00E11938" w:rsidRPr="000F1AC6" w:rsidRDefault="00E11938" w:rsidP="00E11938">
            <w:pPr>
              <w:widowControl/>
              <w:jc w:val="center"/>
              <w:rPr>
                <w:rFonts w:ascii="Calibri" w:eastAsia="新細明體" w:hAnsi="Calibri" w:cs="Arial"/>
                <w:b/>
                <w:bCs/>
                <w:color w:val="FFFFFF"/>
                <w:kern w:val="24"/>
                <w:sz w:val="36"/>
                <w:szCs w:val="36"/>
              </w:rPr>
            </w:pPr>
            <w:r>
              <w:rPr>
                <w:rFonts w:ascii="Calibri" w:eastAsia="新細明體" w:hAnsi="Calibri" w:cs="Arial" w:hint="eastAsia"/>
                <w:b/>
                <w:bCs/>
                <w:color w:val="FFFFFF"/>
                <w:kern w:val="24"/>
                <w:sz w:val="36"/>
                <w:szCs w:val="36"/>
              </w:rPr>
              <w:t>Photo</w:t>
            </w:r>
          </w:p>
        </w:tc>
      </w:tr>
      <w:tr w:rsidR="00E11938" w:rsidRPr="000F1AC6" w14:paraId="316010DF" w14:textId="04098D61" w:rsidTr="00E11938">
        <w:trPr>
          <w:trHeight w:val="584"/>
          <w:jc w:val="center"/>
        </w:trPr>
        <w:tc>
          <w:tcPr>
            <w:tcW w:w="35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CCA92" w14:textId="0739935A" w:rsidR="00E11938" w:rsidRPr="000F1AC6" w:rsidRDefault="00924E72" w:rsidP="00924E72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="Calibri" w:eastAsia="新細明體" w:hAnsi="Calibri" w:cs="Arial"/>
                <w:color w:val="000000"/>
                <w:kern w:val="24"/>
                <w:sz w:val="36"/>
                <w:szCs w:val="36"/>
              </w:rPr>
              <w:t>Single</w:t>
            </w:r>
            <w:r w:rsidR="00E11938" w:rsidRPr="000F1AC6">
              <w:rPr>
                <w:rFonts w:ascii="Calibri" w:eastAsia="新細明體" w:hAnsi="Calibri" w:cs="Arial"/>
                <w:color w:val="000000"/>
                <w:kern w:val="24"/>
                <w:sz w:val="36"/>
                <w:szCs w:val="36"/>
              </w:rPr>
              <w:t xml:space="preserve"> </w:t>
            </w:r>
            <w:r>
              <w:rPr>
                <w:rFonts w:ascii="Calibri" w:eastAsia="新細明體" w:hAnsi="Calibri" w:cs="Arial"/>
                <w:color w:val="000000"/>
                <w:kern w:val="24"/>
                <w:sz w:val="36"/>
                <w:szCs w:val="36"/>
              </w:rPr>
              <w:t>Occupancy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BB3800" w14:textId="77777777" w:rsidR="00E11938" w:rsidRPr="000F1AC6" w:rsidRDefault="00E11938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0F1AC6"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  <w:t>1200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</w:tcPr>
          <w:p w14:paraId="7D817018" w14:textId="5558A9BE" w:rsidR="00E11938" w:rsidRPr="000F1AC6" w:rsidRDefault="000123A9" w:rsidP="00E11938">
            <w:pPr>
              <w:widowControl/>
              <w:jc w:val="center"/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</w:pPr>
            <w:hyperlink r:id="rId10" w:anchor="images/r1-2.jpg" w:history="1">
              <w:r w:rsidR="00924E72">
                <w:rPr>
                  <w:rStyle w:val="a3"/>
                  <w:rFonts w:ascii="Calibri" w:eastAsia="新細明體" w:hAnsi="Calibri" w:cs="Arial" w:hint="eastAsia"/>
                  <w:kern w:val="24"/>
                  <w:sz w:val="36"/>
                  <w:szCs w:val="36"/>
                </w:rPr>
                <w:t>vie</w:t>
              </w:r>
              <w:r w:rsidR="00924E72">
                <w:rPr>
                  <w:rStyle w:val="a3"/>
                  <w:rFonts w:ascii="Calibri" w:eastAsia="新細明體" w:hAnsi="Calibri" w:cs="Arial" w:hint="eastAsia"/>
                  <w:kern w:val="24"/>
                  <w:sz w:val="36"/>
                  <w:szCs w:val="36"/>
                </w:rPr>
                <w:t>w</w:t>
              </w:r>
            </w:hyperlink>
          </w:p>
        </w:tc>
      </w:tr>
      <w:tr w:rsidR="00E11938" w:rsidRPr="000F1AC6" w14:paraId="0DD855DF" w14:textId="69B63FD8" w:rsidTr="00E11938">
        <w:trPr>
          <w:trHeight w:val="58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40FAE" w14:textId="256B6149" w:rsidR="00E11938" w:rsidRPr="000F1AC6" w:rsidRDefault="00924E72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="Calibri" w:eastAsia="新細明體" w:hAnsi="Calibri" w:cs="Arial"/>
                <w:color w:val="000000"/>
                <w:kern w:val="24"/>
                <w:sz w:val="36"/>
                <w:szCs w:val="36"/>
              </w:rPr>
              <w:t>Double Occupancy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95394" w14:textId="77777777" w:rsidR="00E11938" w:rsidRPr="000F1AC6" w:rsidRDefault="00E11938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 w:rsidRPr="000F1AC6"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  <w:t>1600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</w:tcPr>
          <w:p w14:paraId="0FBC2B32" w14:textId="6C627D0D" w:rsidR="00E11938" w:rsidRPr="000F1AC6" w:rsidRDefault="000123A9" w:rsidP="00E11938">
            <w:pPr>
              <w:widowControl/>
              <w:jc w:val="center"/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</w:pPr>
            <w:hyperlink r:id="rId11" w:anchor="images/r2-2.jpg" w:history="1">
              <w:r w:rsidR="00924E72">
                <w:rPr>
                  <w:rStyle w:val="a3"/>
                  <w:rFonts w:ascii="Calibri" w:eastAsia="新細明體" w:hAnsi="Calibri" w:cs="Arial" w:hint="eastAsia"/>
                  <w:kern w:val="24"/>
                  <w:sz w:val="36"/>
                  <w:szCs w:val="36"/>
                </w:rPr>
                <w:t>view</w:t>
              </w:r>
            </w:hyperlink>
          </w:p>
        </w:tc>
      </w:tr>
      <w:tr w:rsidR="00E11938" w:rsidRPr="000F1AC6" w14:paraId="25F7DDCD" w14:textId="40D1DBF4" w:rsidTr="00E11938">
        <w:trPr>
          <w:trHeight w:val="584"/>
          <w:jc w:val="center"/>
        </w:trPr>
        <w:tc>
          <w:tcPr>
            <w:tcW w:w="3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2FE4A" w14:textId="5F324CEE" w:rsidR="00E11938" w:rsidRPr="000F1AC6" w:rsidRDefault="00924E72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="Calibri" w:eastAsia="新細明體" w:hAnsi="Calibri" w:cs="Arial"/>
                <w:color w:val="000000"/>
                <w:kern w:val="24"/>
                <w:sz w:val="36"/>
                <w:szCs w:val="36"/>
              </w:rPr>
              <w:t>Triple Occupancy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0AD0C4" w14:textId="2E496C89" w:rsidR="00E11938" w:rsidRPr="000F1AC6" w:rsidRDefault="00E11938" w:rsidP="00E11938">
            <w:pPr>
              <w:widowControl/>
              <w:jc w:val="center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  <w:r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  <w:t>2000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</w:tcPr>
          <w:p w14:paraId="4DF001B9" w14:textId="417200D1" w:rsidR="00E11938" w:rsidRPr="000F1AC6" w:rsidRDefault="000123A9" w:rsidP="00E11938">
            <w:pPr>
              <w:widowControl/>
              <w:jc w:val="center"/>
              <w:rPr>
                <w:rFonts w:ascii="Calibri" w:eastAsia="新細明體" w:hAnsi="Calibri" w:cs="Arial"/>
                <w:color w:val="0000FF"/>
                <w:kern w:val="24"/>
                <w:sz w:val="36"/>
                <w:szCs w:val="36"/>
              </w:rPr>
            </w:pPr>
            <w:hyperlink r:id="rId12" w:anchor="images/r3-2.jpg" w:history="1">
              <w:r w:rsidR="00924E72">
                <w:rPr>
                  <w:rStyle w:val="a3"/>
                  <w:rFonts w:ascii="Calibri" w:eastAsia="新細明體" w:hAnsi="Calibri" w:cs="Arial"/>
                  <w:kern w:val="24"/>
                  <w:sz w:val="36"/>
                  <w:szCs w:val="36"/>
                </w:rPr>
                <w:t>view</w:t>
              </w:r>
            </w:hyperlink>
          </w:p>
        </w:tc>
      </w:tr>
    </w:tbl>
    <w:p w14:paraId="42858D46" w14:textId="6ADA5B74" w:rsidR="000F1AC6" w:rsidRPr="000F1AC6" w:rsidDel="00206550" w:rsidRDefault="000F1AC6" w:rsidP="000F1AC6">
      <w:pPr>
        <w:widowControl/>
        <w:shd w:val="clear" w:color="auto" w:fill="FFFFFF"/>
        <w:spacing w:before="100" w:beforeAutospacing="1" w:after="100" w:afterAutospacing="1" w:line="351" w:lineRule="atLeast"/>
        <w:jc w:val="center"/>
        <w:rPr>
          <w:del w:id="10" w:author="User" w:date="2015-03-11T15:49:00Z"/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del w:id="11" w:author="User" w:date="2015-03-11T15:49:00Z">
        <w:r w:rsidRPr="000F1AC6" w:rsidDel="00206550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delText>Other recommended hotels</w:delText>
        </w:r>
      </w:del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39"/>
      </w:tblGrid>
      <w:tr w:rsidR="000F1AC6" w:rsidRPr="000F1AC6" w:rsidDel="00206550" w14:paraId="10833F27" w14:textId="641312B6" w:rsidTr="000F1AC6">
        <w:trPr>
          <w:tblCellSpacing w:w="0" w:type="dxa"/>
          <w:del w:id="12" w:author="User" w:date="2015-03-11T15:49:00Z"/>
        </w:trPr>
        <w:tc>
          <w:tcPr>
            <w:tcW w:w="0" w:type="auto"/>
            <w:shd w:val="clear" w:color="auto" w:fill="000000"/>
            <w:vAlign w:val="center"/>
            <w:hideMark/>
          </w:tcPr>
          <w:tbl>
            <w:tblPr>
              <w:tblW w:w="5000" w:type="pct"/>
              <w:tblCellSpacing w:w="7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2144"/>
              <w:gridCol w:w="4262"/>
              <w:gridCol w:w="2421"/>
              <w:gridCol w:w="4412"/>
            </w:tblGrid>
            <w:tr w:rsidR="000F1AC6" w:rsidRPr="000F1AC6" w:rsidDel="00206550" w14:paraId="49318020" w14:textId="1AAC52AD">
              <w:trPr>
                <w:tblCellSpacing w:w="7" w:type="dxa"/>
                <w:del w:id="13" w:author="User" w:date="2015-03-11T15:49:00Z"/>
              </w:trPr>
              <w:tc>
                <w:tcPr>
                  <w:tcW w:w="750" w:type="pct"/>
                  <w:shd w:val="clear" w:color="auto" w:fill="FFFFFF"/>
                  <w:vAlign w:val="center"/>
                  <w:hideMark/>
                </w:tcPr>
                <w:p w14:paraId="1889851B" w14:textId="7713B181" w:rsidR="000F1AC6" w:rsidRPr="000F1AC6" w:rsidDel="00206550" w:rsidRDefault="000F1AC6" w:rsidP="000F1AC6">
                  <w:pPr>
                    <w:widowControl/>
                    <w:rPr>
                      <w:del w:id="14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15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Hotels</w:delText>
                    </w:r>
                  </w:del>
                </w:p>
              </w:tc>
              <w:tc>
                <w:tcPr>
                  <w:tcW w:w="1500" w:type="pct"/>
                  <w:shd w:val="clear" w:color="auto" w:fill="FFFFFF"/>
                  <w:vAlign w:val="center"/>
                  <w:hideMark/>
                </w:tcPr>
                <w:p w14:paraId="6EC42C01" w14:textId="574D71FE" w:rsidR="000F1AC6" w:rsidRPr="000F1AC6" w:rsidDel="00206550" w:rsidRDefault="000F1AC6" w:rsidP="000F1AC6">
                  <w:pPr>
                    <w:widowControl/>
                    <w:rPr>
                      <w:del w:id="16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17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Room Type</w:delText>
                    </w:r>
                  </w:del>
                </w:p>
              </w:tc>
              <w:tc>
                <w:tcPr>
                  <w:tcW w:w="850" w:type="pct"/>
                  <w:shd w:val="clear" w:color="auto" w:fill="FFFFFF"/>
                  <w:vAlign w:val="center"/>
                  <w:hideMark/>
                </w:tcPr>
                <w:p w14:paraId="76D92256" w14:textId="123388F6" w:rsidR="000F1AC6" w:rsidRPr="000F1AC6" w:rsidDel="00206550" w:rsidRDefault="000F1AC6" w:rsidP="000F1AC6">
                  <w:pPr>
                    <w:widowControl/>
                    <w:rPr>
                      <w:del w:id="18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19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Room Rate</w:delText>
                    </w:r>
                  </w:del>
                </w:p>
              </w:tc>
              <w:tc>
                <w:tcPr>
                  <w:tcW w:w="1550" w:type="pct"/>
                  <w:shd w:val="clear" w:color="auto" w:fill="FFFFFF"/>
                  <w:vAlign w:val="center"/>
                  <w:hideMark/>
                </w:tcPr>
                <w:p w14:paraId="030746BD" w14:textId="2604A14A" w:rsidR="000F1AC6" w:rsidRPr="000F1AC6" w:rsidDel="00206550" w:rsidRDefault="000F1AC6" w:rsidP="000F1AC6">
                  <w:pPr>
                    <w:widowControl/>
                    <w:rPr>
                      <w:del w:id="20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21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Contact Information</w:delText>
                    </w:r>
                  </w:del>
                </w:p>
              </w:tc>
            </w:tr>
            <w:tr w:rsidR="000F1AC6" w:rsidRPr="000F1AC6" w:rsidDel="00206550" w14:paraId="78A62CAF" w14:textId="3FE2DDEF">
              <w:trPr>
                <w:tblCellSpacing w:w="7" w:type="dxa"/>
                <w:del w:id="22" w:author="User" w:date="2015-03-11T15:49:00Z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B0D1FB3" w14:textId="6260D0C1" w:rsidR="000F1AC6" w:rsidRPr="000F1AC6" w:rsidDel="00206550" w:rsidRDefault="000F1AC6" w:rsidP="000F1AC6">
                  <w:pPr>
                    <w:widowControl/>
                    <w:rPr>
                      <w:del w:id="23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24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"http://www.ambassadorhotel.com.tw/HC/ambassador_hsinchu.htm" \t "_blank"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Ambassador Hsinchu Hotel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1185D8DE" w14:textId="16F26380" w:rsidR="000F1AC6" w:rsidRPr="000F1AC6" w:rsidDel="00206550" w:rsidRDefault="000F1AC6" w:rsidP="000F1AC6">
                  <w:pPr>
                    <w:widowControl/>
                    <w:spacing w:before="100" w:beforeAutospacing="1" w:after="100" w:afterAutospacing="1" w:line="351" w:lineRule="atLeast"/>
                    <w:rPr>
                      <w:del w:id="25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26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Single Room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Twin/Double Room</w:delText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56DD7106" w14:textId="16FDC2A0" w:rsidR="000F1AC6" w:rsidRPr="000F1AC6" w:rsidDel="00206550" w:rsidRDefault="000F1AC6" w:rsidP="000F1AC6">
                  <w:pPr>
                    <w:widowControl/>
                    <w:rPr>
                      <w:del w:id="27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28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NT$ 4895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NT$ 4895</w:delText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845CBC0" w14:textId="3A96A273" w:rsidR="000F1AC6" w:rsidRPr="000F1AC6" w:rsidDel="00206550" w:rsidRDefault="000F1AC6" w:rsidP="000F1AC6">
                  <w:pPr>
                    <w:widowControl/>
                    <w:rPr>
                      <w:del w:id="29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30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Tel: 886-3-515-1111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"mailto:reserv@ambassador-hsinchu.com.tw"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reserv@ambassador-hsinchu.com.tw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</w:tr>
            <w:tr w:rsidR="000F1AC6" w:rsidRPr="000F1AC6" w:rsidDel="00206550" w14:paraId="6422A796" w14:textId="2EFA6B0B">
              <w:trPr>
                <w:tblCellSpacing w:w="7" w:type="dxa"/>
                <w:del w:id="31" w:author="User" w:date="2015-03-11T15:49:00Z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1A0D2EA9" w14:textId="58A13169" w:rsidR="000F1AC6" w:rsidRPr="000F1AC6" w:rsidDel="00206550" w:rsidRDefault="000F1AC6" w:rsidP="000F1AC6">
                  <w:pPr>
                    <w:widowControl/>
                    <w:rPr>
                      <w:del w:id="32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33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"http://www.lakeshore.com.tw/english/metropolis/metropolis.htm" \t "_blank"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Lakeshore Hotel Metropolis â…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9"/>
                  </w:tblGrid>
                  <w:tr w:rsidR="000F1AC6" w:rsidRPr="000F1AC6" w:rsidDel="00206550" w14:paraId="213F6582" w14:textId="47148F63">
                    <w:trPr>
                      <w:tblCellSpacing w:w="15" w:type="dxa"/>
                      <w:del w:id="34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C3D141" w14:textId="700D3E1B" w:rsidR="000F1AC6" w:rsidRPr="000F1AC6" w:rsidDel="00206550" w:rsidRDefault="000F1AC6" w:rsidP="000F1AC6">
                        <w:pPr>
                          <w:widowControl/>
                          <w:rPr>
                            <w:del w:id="35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36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Standard Single Room</w:delText>
                          </w:r>
                        </w:del>
                      </w:p>
                    </w:tc>
                  </w:tr>
                  <w:tr w:rsidR="000F1AC6" w:rsidRPr="000F1AC6" w:rsidDel="00206550" w14:paraId="04705B1D" w14:textId="54B076B6">
                    <w:trPr>
                      <w:tblCellSpacing w:w="15" w:type="dxa"/>
                      <w:del w:id="37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825FD3A" w14:textId="4063EE0E" w:rsidR="000F1AC6" w:rsidRPr="000F1AC6" w:rsidDel="00206550" w:rsidRDefault="000F1AC6" w:rsidP="000F1AC6">
                        <w:pPr>
                          <w:widowControl/>
                          <w:rPr>
                            <w:del w:id="38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39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Deluxe Single Room</w:delText>
                          </w:r>
                        </w:del>
                      </w:p>
                    </w:tc>
                  </w:tr>
                  <w:tr w:rsidR="000F1AC6" w:rsidRPr="000F1AC6" w:rsidDel="00206550" w14:paraId="4A7EAA01" w14:textId="45C9158A">
                    <w:trPr>
                      <w:tblCellSpacing w:w="15" w:type="dxa"/>
                      <w:del w:id="40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5640E1F" w14:textId="3E3D03D7" w:rsidR="000F1AC6" w:rsidRPr="000F1AC6" w:rsidDel="00206550" w:rsidRDefault="000F1AC6" w:rsidP="000F1AC6">
                        <w:pPr>
                          <w:widowControl/>
                          <w:rPr>
                            <w:del w:id="41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42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Deluxe Twin Room</w:delText>
                          </w:r>
                        </w:del>
                      </w:p>
                    </w:tc>
                  </w:tr>
                  <w:tr w:rsidR="000F1AC6" w:rsidRPr="000F1AC6" w:rsidDel="00206550" w14:paraId="366F37C9" w14:textId="1C58F3D0">
                    <w:trPr>
                      <w:tblCellSpacing w:w="15" w:type="dxa"/>
                      <w:del w:id="43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84CD408" w14:textId="59513B33" w:rsidR="000F1AC6" w:rsidRPr="000F1AC6" w:rsidDel="00206550" w:rsidRDefault="000F1AC6" w:rsidP="000F1AC6">
                        <w:pPr>
                          <w:widowControl/>
                          <w:rPr>
                            <w:del w:id="44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45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Executive Suite Room</w:delText>
                          </w:r>
                        </w:del>
                      </w:p>
                    </w:tc>
                  </w:tr>
                  <w:tr w:rsidR="000F1AC6" w:rsidRPr="000F1AC6" w:rsidDel="00206550" w14:paraId="393436E0" w14:textId="05783FE1">
                    <w:trPr>
                      <w:tblCellSpacing w:w="15" w:type="dxa"/>
                      <w:del w:id="46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BBDDAE" w14:textId="39AEE447" w:rsidR="000F1AC6" w:rsidRPr="000F1AC6" w:rsidDel="00206550" w:rsidRDefault="000F1AC6" w:rsidP="000F1AC6">
                        <w:pPr>
                          <w:widowControl/>
                          <w:rPr>
                            <w:del w:id="47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48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Lakeshore Suite Room</w:delText>
                          </w:r>
                        </w:del>
                      </w:p>
                    </w:tc>
                  </w:tr>
                </w:tbl>
                <w:p w14:paraId="232A00F9" w14:textId="7137442C" w:rsidR="000F1AC6" w:rsidRPr="000F1AC6" w:rsidDel="00206550" w:rsidRDefault="000F1AC6" w:rsidP="000F1AC6">
                  <w:pPr>
                    <w:widowControl/>
                    <w:rPr>
                      <w:del w:id="49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3"/>
                  </w:tblGrid>
                  <w:tr w:rsidR="000F1AC6" w:rsidRPr="000F1AC6" w:rsidDel="00206550" w14:paraId="0B6AE417" w14:textId="12BFBF95">
                    <w:trPr>
                      <w:tblCellSpacing w:w="15" w:type="dxa"/>
                      <w:del w:id="50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D7422E1" w14:textId="442D23B5" w:rsidR="000F1AC6" w:rsidRPr="000F1AC6" w:rsidDel="00206550" w:rsidRDefault="000F1AC6" w:rsidP="000F1AC6">
                        <w:pPr>
                          <w:widowControl/>
                          <w:rPr>
                            <w:del w:id="51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52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NT$ 2,520</w:delText>
                          </w:r>
                        </w:del>
                      </w:p>
                    </w:tc>
                  </w:tr>
                  <w:tr w:rsidR="000F1AC6" w:rsidRPr="000F1AC6" w:rsidDel="00206550" w14:paraId="509E6B03" w14:textId="36C91720">
                    <w:trPr>
                      <w:tblCellSpacing w:w="15" w:type="dxa"/>
                      <w:del w:id="53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EBCEB5F" w14:textId="74212659" w:rsidR="000F1AC6" w:rsidRPr="000F1AC6" w:rsidDel="00206550" w:rsidRDefault="000F1AC6" w:rsidP="000F1AC6">
                        <w:pPr>
                          <w:widowControl/>
                          <w:rPr>
                            <w:del w:id="54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55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NT$ 2,800</w:delText>
                          </w:r>
                        </w:del>
                      </w:p>
                    </w:tc>
                  </w:tr>
                  <w:tr w:rsidR="000F1AC6" w:rsidRPr="000F1AC6" w:rsidDel="00206550" w14:paraId="7D130D9F" w14:textId="4734E5FB">
                    <w:trPr>
                      <w:tblCellSpacing w:w="15" w:type="dxa"/>
                      <w:del w:id="56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87C2136" w14:textId="2DB65703" w:rsidR="000F1AC6" w:rsidRPr="000F1AC6" w:rsidDel="00206550" w:rsidRDefault="000F1AC6" w:rsidP="000F1AC6">
                        <w:pPr>
                          <w:widowControl/>
                          <w:rPr>
                            <w:del w:id="57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58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NT$ 3,220</w:delText>
                          </w:r>
                        </w:del>
                      </w:p>
                    </w:tc>
                  </w:tr>
                  <w:tr w:rsidR="000F1AC6" w:rsidRPr="000F1AC6" w:rsidDel="00206550" w14:paraId="68753A67" w14:textId="0AD18DFB">
                    <w:trPr>
                      <w:tblCellSpacing w:w="15" w:type="dxa"/>
                      <w:del w:id="59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EFE9A60" w14:textId="4B049B95" w:rsidR="000F1AC6" w:rsidRPr="000F1AC6" w:rsidDel="00206550" w:rsidRDefault="000F1AC6" w:rsidP="000F1AC6">
                        <w:pPr>
                          <w:widowControl/>
                          <w:rPr>
                            <w:del w:id="60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61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NT$ 3,920</w:delText>
                          </w:r>
                        </w:del>
                      </w:p>
                    </w:tc>
                  </w:tr>
                  <w:tr w:rsidR="000F1AC6" w:rsidRPr="000F1AC6" w:rsidDel="00206550" w14:paraId="7DC4DC7F" w14:textId="42F98A79">
                    <w:trPr>
                      <w:tblCellSpacing w:w="15" w:type="dxa"/>
                      <w:del w:id="62" w:author="User" w:date="2015-03-11T15:49:00Z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4E5FF9" w14:textId="5B0AA8C6" w:rsidR="000F1AC6" w:rsidRPr="000F1AC6" w:rsidDel="00206550" w:rsidRDefault="000F1AC6" w:rsidP="000F1AC6">
                        <w:pPr>
                          <w:widowControl/>
                          <w:rPr>
                            <w:del w:id="63" w:author="User" w:date="2015-03-11T15:49:00Z"/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</w:pPr>
                        <w:del w:id="64" w:author="User" w:date="2015-03-11T15:49:00Z">
                          <w:r w:rsidRPr="000F1AC6" w:rsidDel="00206550">
                            <w:rPr>
                              <w:rFonts w:ascii="新細明體" w:eastAsia="新細明體" w:hAnsi="新細明體" w:cs="新細明體"/>
                              <w:kern w:val="0"/>
                              <w:szCs w:val="24"/>
                            </w:rPr>
                            <w:delText>NT$ 6,020</w:delText>
                          </w:r>
                        </w:del>
                      </w:p>
                    </w:tc>
                  </w:tr>
                </w:tbl>
                <w:p w14:paraId="044BFCE3" w14:textId="7A4215ED" w:rsidR="000F1AC6" w:rsidRPr="000F1AC6" w:rsidDel="00206550" w:rsidRDefault="000F1AC6" w:rsidP="000F1AC6">
                  <w:pPr>
                    <w:widowControl/>
                    <w:rPr>
                      <w:del w:id="65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7231309B" w14:textId="3B2FAC86" w:rsidR="000F1AC6" w:rsidRPr="000F1AC6" w:rsidDel="00206550" w:rsidRDefault="000F1AC6" w:rsidP="000F1AC6">
                  <w:pPr>
                    <w:widowControl/>
                    <w:rPr>
                      <w:del w:id="66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67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Tel: 886-3-542-7777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Fax: 886-3-612-1237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"mailto:metropolis@lakeshore.com.tw"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metropolis@lakeshore.com.tw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</w:tr>
            <w:tr w:rsidR="000F1AC6" w:rsidRPr="000F1AC6" w:rsidDel="00206550" w14:paraId="2721D2EF" w14:textId="061A90A6">
              <w:trPr>
                <w:tblCellSpacing w:w="7" w:type="dxa"/>
                <w:del w:id="68" w:author="User" w:date="2015-03-11T15:49:00Z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0841A4F" w14:textId="4FA03F16" w:rsidR="000F1AC6" w:rsidRPr="000F1AC6" w:rsidDel="00206550" w:rsidRDefault="000F1AC6" w:rsidP="000F1AC6">
                  <w:pPr>
                    <w:widowControl/>
                    <w:rPr>
                      <w:del w:id="69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70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"http://www.royal-hsinchu.com.tw/english/e_index.html" \t "_blank"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Hotel Royal Hsinchu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6F202FF" w14:textId="20F78138" w:rsidR="000F1AC6" w:rsidRPr="000F1AC6" w:rsidDel="00206550" w:rsidRDefault="000F1AC6" w:rsidP="000F1AC6">
                  <w:pPr>
                    <w:widowControl/>
                    <w:rPr>
                      <w:del w:id="71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72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Superior Single Room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Superior Twin Room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Deluxe Double (Family) Room</w:delText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D69B041" w14:textId="0E1CBAE8" w:rsidR="000F1AC6" w:rsidRPr="000F1AC6" w:rsidDel="00206550" w:rsidRDefault="000F1AC6" w:rsidP="000F1AC6">
                  <w:pPr>
                    <w:widowControl/>
                    <w:rPr>
                      <w:del w:id="73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74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NT$ 3,600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NT$ 4,000 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br/>
                      <w:delText>NT$ 4,800</w:delText>
                    </w:r>
                  </w:del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A9B6942" w14:textId="3E5CB863" w:rsidR="000F1AC6" w:rsidRPr="000F1AC6" w:rsidDel="00206550" w:rsidRDefault="000F1AC6" w:rsidP="000F1AC6">
                  <w:pPr>
                    <w:widowControl/>
                    <w:rPr>
                      <w:del w:id="75" w:author="User" w:date="2015-03-11T15:49:00Z"/>
                      <w:rFonts w:ascii="新細明體" w:eastAsia="新細明體" w:hAnsi="新細明體" w:cs="新細明體"/>
                      <w:kern w:val="0"/>
                      <w:szCs w:val="24"/>
                    </w:rPr>
                  </w:pPr>
                  <w:del w:id="76" w:author="User" w:date="2015-03-11T15:49:00Z"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Text>Tel:886-3-5631285#252 Fax:886-3-5631269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begin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delInstrText xml:space="preserve"> HYPERLINK "mailto:mtseng@royal-hsinchu.com.tw" </w:delInstr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separate"/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color w:val="135293"/>
                        <w:kern w:val="0"/>
                        <w:szCs w:val="24"/>
                        <w:u w:val="single"/>
                      </w:rPr>
                      <w:delText>mtseng@royal-hsinchu.com.tw</w:delText>
                    </w:r>
                    <w:r w:rsidRPr="000F1AC6" w:rsidDel="00206550">
                      <w:rPr>
                        <w:rFonts w:ascii="新細明體" w:eastAsia="新細明體" w:hAnsi="新細明體" w:cs="新細明體"/>
                        <w:kern w:val="0"/>
                        <w:szCs w:val="24"/>
                      </w:rPr>
                      <w:fldChar w:fldCharType="end"/>
                    </w:r>
                  </w:del>
                </w:p>
              </w:tc>
            </w:tr>
          </w:tbl>
          <w:p w14:paraId="57A5D903" w14:textId="442BEC3F" w:rsidR="000F1AC6" w:rsidRPr="000F1AC6" w:rsidDel="00206550" w:rsidRDefault="000F1AC6" w:rsidP="000F1AC6">
            <w:pPr>
              <w:widowControl/>
              <w:rPr>
                <w:del w:id="77" w:author="User" w:date="2015-03-11T15:49:00Z"/>
                <w:rFonts w:ascii="Lucida Sans Unicode" w:eastAsia="新細明體" w:hAnsi="Lucida Sans Unicode" w:cs="Lucida Sans Unicode"/>
                <w:color w:val="666666"/>
                <w:kern w:val="0"/>
                <w:sz w:val="20"/>
                <w:szCs w:val="20"/>
              </w:rPr>
            </w:pPr>
          </w:p>
        </w:tc>
      </w:tr>
    </w:tbl>
    <w:p w14:paraId="773AAD44" w14:textId="77777777" w:rsidR="000A072B" w:rsidRDefault="000A072B" w:rsidP="000F1AC6">
      <w:pPr>
        <w:widowControl/>
        <w:shd w:val="clear" w:color="auto" w:fill="FFFFFF"/>
        <w:spacing w:before="100" w:beforeAutospacing="1" w:after="100" w:afterAutospacing="1" w:line="351" w:lineRule="atLeast"/>
        <w:jc w:val="center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</w:p>
    <w:p w14:paraId="7FA983CD" w14:textId="7E449488" w:rsidR="00581B9F" w:rsidRDefault="00581B9F" w:rsidP="00581B9F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Buffet style b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reakfast is included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in the room charge</w:t>
      </w:r>
    </w:p>
    <w:p w14:paraId="2532469C" w14:textId="77777777" w:rsidR="00581B9F" w:rsidRDefault="00581B9F" w:rsidP="000F1AC6">
      <w:pPr>
        <w:widowControl/>
        <w:shd w:val="clear" w:color="auto" w:fill="FFFFFF"/>
        <w:spacing w:before="100" w:beforeAutospacing="1" w:after="100" w:afterAutospacing="1" w:line="351" w:lineRule="atLeast"/>
        <w:jc w:val="center"/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</w:pPr>
    </w:p>
    <w:p w14:paraId="36342763" w14:textId="77777777" w:rsidR="00581B9F" w:rsidRDefault="000A072B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Please Note:</w:t>
      </w:r>
    </w:p>
    <w:p w14:paraId="4D481D42" w14:textId="09D7DC9B" w:rsidR="00207543" w:rsidRDefault="00581B9F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dvanced payment of 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30% total 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room charge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is required for reservation.</w:t>
      </w:r>
    </w:p>
    <w:p w14:paraId="0FA82BF9" w14:textId="2528CAB2" w:rsidR="00DA6680" w:rsidRDefault="00DA6680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If </w:t>
      </w:r>
      <w:r w:rsidR="00581B9F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traveler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cannot arrive at the Guest House on the scheduled date, part of the advanced payment will be </w:t>
      </w:r>
      <w:r w:rsidR="00581B9F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deduct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ed according to government</w:t>
      </w:r>
      <w:r w:rsidR="00581B9F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al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regulations in Taiwan.  The amount is as follows:</w:t>
      </w:r>
    </w:p>
    <w:p w14:paraId="6FC52BC6" w14:textId="17BD7F6C" w:rsidR="00207543" w:rsidRDefault="00DA6680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All advanced payment is refundable if cancellation is received p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rior to 14 days of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the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scheduled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arrival date.</w:t>
      </w:r>
    </w:p>
    <w:p w14:paraId="45457CE9" w14:textId="417745CC" w:rsidR="00DA6680" w:rsidRDefault="00DA6680" w:rsidP="00DA6680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70%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advanced payment is refundable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if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cancellation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is received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10-13 days prior to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the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scheduled arrival date.</w:t>
      </w:r>
    </w:p>
    <w:p w14:paraId="755766C9" w14:textId="640F7E90" w:rsidR="00DA6680" w:rsidRDefault="00DA6680" w:rsidP="00DA6680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5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0% advanced payment is refundable if cancellation is received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7-9 days prior to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the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scheduled arrival date.</w:t>
      </w:r>
    </w:p>
    <w:p w14:paraId="04298F2F" w14:textId="259F1C5A" w:rsidR="00DA6680" w:rsidRDefault="00DA6680" w:rsidP="00DA6680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4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0% advanced payment is refundable if cancellation is received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4-6 days prior to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the scheduled arrival date.</w:t>
      </w:r>
    </w:p>
    <w:p w14:paraId="4966AB1B" w14:textId="00B472A7" w:rsidR="00DA6680" w:rsidRDefault="00DA6680" w:rsidP="00DA6680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3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0% advanced payment is refundable if cancellation is received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2-3 days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prior to the scheduled arrival date.</w:t>
      </w:r>
    </w:p>
    <w:p w14:paraId="67C2BEC0" w14:textId="2F33C3AE" w:rsidR="00DA6680" w:rsidRDefault="00DA6680" w:rsidP="00DA6680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2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0% advanced payment is refundable if cancellation is received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1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day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prior to the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scheduled arrival date.</w:t>
      </w:r>
    </w:p>
    <w:p w14:paraId="07C8671D" w14:textId="61D01AE2" w:rsidR="00207543" w:rsidRDefault="00DA6680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All advanced payment is non-refundable if 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c</w:t>
      </w:r>
      <w:r w:rsidR="00207543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ancell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ation is made</w:t>
      </w:r>
      <w:r w:rsidR="00207543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on the da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y</w:t>
      </w:r>
      <w:r w:rsidR="00207543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 of arrival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.</w:t>
      </w:r>
    </w:p>
    <w:p w14:paraId="07A44106" w14:textId="1BD27392" w:rsidR="00DA6680" w:rsidRDefault="00DA6680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In situations of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natural disasters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beyond human control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, if cancellation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is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received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</w:t>
      </w:r>
      <w:r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before 12:00 the scheduled arrival date, advanced payment is returned via bank transfer after deducting the bank processing fee.</w:t>
      </w:r>
    </w:p>
    <w:p w14:paraId="03E42DAB" w14:textId="3FFE11EE" w:rsidR="000A072B" w:rsidRDefault="000A072B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If there is any 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modification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in the number 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or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type of room 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reserv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ed, </w:t>
      </w:r>
      <w:r w:rsidR="00581B9F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if must be confirmed by the Guest House</w:t>
      </w:r>
      <w:r w:rsidR="00DA6680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.</w:t>
      </w:r>
    </w:p>
    <w:p w14:paraId="2624D74D" w14:textId="77777777" w:rsidR="000A072B" w:rsidRDefault="000A072B" w:rsidP="000A072B">
      <w:pPr>
        <w:widowControl/>
        <w:shd w:val="clear" w:color="auto" w:fill="FFFFFF"/>
        <w:spacing w:before="100" w:beforeAutospacing="1" w:after="100" w:afterAutospacing="1" w:line="351" w:lineRule="atLeast"/>
        <w:jc w:val="both"/>
        <w:rPr>
          <w:ins w:id="78" w:author="User" w:date="2015-03-11T15:55:00Z"/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</w:pPr>
    </w:p>
    <w:p w14:paraId="161A86B3" w14:textId="0D0D35C3" w:rsidR="000F1AC6" w:rsidRPr="000F1AC6" w:rsidDel="00407B96" w:rsidRDefault="000F1AC6" w:rsidP="000F1AC6">
      <w:pPr>
        <w:widowControl/>
        <w:shd w:val="clear" w:color="auto" w:fill="FFFFFF"/>
        <w:spacing w:before="100" w:beforeAutospacing="1" w:after="100" w:afterAutospacing="1" w:line="351" w:lineRule="atLeast"/>
        <w:jc w:val="center"/>
        <w:rPr>
          <w:del w:id="79" w:author="User" w:date="2015-03-11T16:06:00Z"/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commentRangeStart w:id="80"/>
      <w:del w:id="81" w:author="User" w:date="2015-03-11T16:05:00Z">
        <w:r w:rsidRPr="000F1AC6" w:rsidDel="00407B96">
          <w:rPr>
            <w:rFonts w:ascii="Lucida Sans Unicode" w:eastAsia="新細明體" w:hAnsi="Lucida Sans Unicode" w:cs="Lucida Sans Unicode"/>
            <w:color w:val="666666"/>
            <w:kern w:val="0"/>
            <w:sz w:val="20"/>
            <w:szCs w:val="20"/>
          </w:rPr>
          <w:delText> </w:delText>
        </w:r>
        <w:commentRangeEnd w:id="80"/>
        <w:r w:rsidR="00206550" w:rsidDel="00407B96">
          <w:rPr>
            <w:rStyle w:val="a5"/>
          </w:rPr>
          <w:commentReference w:id="80"/>
        </w:r>
      </w:del>
    </w:p>
    <w:p w14:paraId="58D724A5" w14:textId="31C4674B" w:rsidR="00407B96" w:rsidRDefault="00407B96">
      <w:pPr>
        <w:widowControl/>
      </w:pPr>
      <w:r>
        <w:br w:type="page"/>
      </w:r>
    </w:p>
    <w:p w14:paraId="09825778" w14:textId="77777777" w:rsidR="00C84D54" w:rsidRPr="00C84D54" w:rsidRDefault="00C84D54" w:rsidP="00C84D54">
      <w:pPr>
        <w:widowControl/>
        <w:shd w:val="clear" w:color="auto" w:fill="FFFFFF"/>
        <w:outlineLvl w:val="0"/>
        <w:rPr>
          <w:rFonts w:ascii="Lucida Sans Unicode" w:eastAsia="新細明體" w:hAnsi="Lucida Sans Unicode" w:cs="Lucida Sans Unicode"/>
          <w:color w:val="135293"/>
          <w:kern w:val="36"/>
          <w:sz w:val="44"/>
          <w:szCs w:val="44"/>
        </w:rPr>
      </w:pPr>
      <w:r w:rsidRPr="00C84D54">
        <w:rPr>
          <w:rFonts w:ascii="Lucida Sans Unicode" w:eastAsia="新細明體" w:hAnsi="Lucida Sans Unicode" w:cs="Lucida Sans Unicode"/>
          <w:color w:val="135293"/>
          <w:kern w:val="36"/>
          <w:sz w:val="44"/>
          <w:szCs w:val="44"/>
        </w:rPr>
        <w:lastRenderedPageBreak/>
        <w:t>Conference Venues</w:t>
      </w:r>
    </w:p>
    <w:p w14:paraId="1CD4B0D1" w14:textId="4C45716F" w:rsidR="00C84D54" w:rsidRPr="00C84D54" w:rsidRDefault="00C84D54" w:rsidP="00C84D54">
      <w:pPr>
        <w:widowControl/>
        <w:shd w:val="clear" w:color="auto" w:fill="FFFFFF"/>
        <w:spacing w:before="100" w:beforeAutospacing="1" w:after="100" w:afterAutospacing="1" w:line="351" w:lineRule="atLeast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 </w:t>
      </w:r>
      <w:bookmarkStart w:id="82" w:name="_GoBack"/>
      <w:r w:rsidR="00E67177">
        <w:rPr>
          <w:rFonts w:ascii="Lucida Sans Unicode" w:eastAsia="新細明體" w:hAnsi="Lucida Sans Unicode" w:cs="Lucida Sans Unicode"/>
          <w:noProof/>
          <w:color w:val="666666"/>
          <w:kern w:val="0"/>
          <w:sz w:val="20"/>
          <w:szCs w:val="20"/>
        </w:rPr>
        <w:drawing>
          <wp:inline distT="0" distB="0" distL="0" distR="0" wp14:anchorId="1F1D7B74" wp14:editId="66498EDB">
            <wp:extent cx="8272272" cy="41757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CSBuild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2272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48659A2B" w14:textId="3D0F7381" w:rsidR="00C84D54" w:rsidRPr="00C84D54" w:rsidRDefault="00C84D54" w:rsidP="00C84D54">
      <w:pPr>
        <w:widowControl/>
        <w:shd w:val="clear" w:color="auto" w:fill="FFFFFF"/>
        <w:spacing w:line="351" w:lineRule="atLeast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國立東華大學</w:t>
      </w:r>
      <w:r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 </w:t>
      </w:r>
      <w:r w:rsidR="0003781A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電機工程學系（</w:t>
      </w:r>
      <w:r w:rsidR="00CF6CA4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理工二館</w:t>
      </w:r>
      <w:r w:rsidR="0003781A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）</w:t>
      </w:r>
    </w:p>
    <w:p w14:paraId="7CD84C38" w14:textId="77777777" w:rsidR="00C84D54" w:rsidRPr="00C84D54" w:rsidRDefault="00C84D54" w:rsidP="00C84D54">
      <w:pPr>
        <w:widowControl/>
        <w:shd w:val="clear" w:color="auto" w:fill="FFFFFF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 xml:space="preserve">97401 </w:t>
      </w:r>
      <w:r w:rsidRPr="00C84D54">
        <w:rPr>
          <w:rFonts w:ascii="Lucida Sans Unicode" w:eastAsia="新細明體" w:hAnsi="Lucida Sans Unicode" w:cs="Lucida Sans Unicode" w:hint="eastAsia"/>
          <w:color w:val="666666"/>
          <w:kern w:val="0"/>
          <w:sz w:val="20"/>
          <w:szCs w:val="20"/>
        </w:rPr>
        <w:t>花蓮縣壽豐鄉大學路二段一號</w:t>
      </w:r>
    </w:p>
    <w:p w14:paraId="10F0F011" w14:textId="63EB3E18" w:rsidR="00C84D54" w:rsidRPr="00C84D54" w:rsidRDefault="00C84D54" w:rsidP="00C84D54">
      <w:pPr>
        <w:widowControl/>
        <w:shd w:val="clear" w:color="auto" w:fill="FFFFFF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 xml:space="preserve">National Dong Hwa University </w:t>
      </w:r>
      <w:r w:rsidR="0003781A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Department of Electrical Engineering (</w:t>
      </w:r>
      <w:r w:rsidR="00CF6CA4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Science and Engineering Building II</w:t>
      </w:r>
      <w:r w:rsidR="0003781A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)</w:t>
      </w:r>
    </w:p>
    <w:p w14:paraId="06366910" w14:textId="77777777" w:rsidR="00C84D54" w:rsidRPr="00C84D54" w:rsidRDefault="00C84D54" w:rsidP="00C84D54">
      <w:pPr>
        <w:widowControl/>
        <w:shd w:val="clear" w:color="auto" w:fill="FFFFFF"/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/>
          <w:color w:val="666666"/>
          <w:kern w:val="0"/>
          <w:sz w:val="20"/>
          <w:szCs w:val="20"/>
        </w:rPr>
        <w:t>No. 1, Sec. 2, Da Hsueh Rd. Shoufeng, Hualien 97401, Taiwan, R.O.C.</w:t>
      </w:r>
    </w:p>
    <w:p w14:paraId="5A56849F" w14:textId="77777777" w:rsidR="00F02BF6" w:rsidRDefault="00C84D54" w:rsidP="00F02BF6">
      <w:pPr>
        <w:widowControl/>
        <w:shd w:val="clear" w:color="auto" w:fill="FFFFFF"/>
        <w:spacing w:before="100" w:beforeAutospacing="1" w:after="100" w:afterAutospacing="1" w:line="351" w:lineRule="atLeast"/>
        <w:jc w:val="center"/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</w:pPr>
      <w:r w:rsidRPr="00C84D54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 xml:space="preserve">Map </w:t>
      </w:r>
      <w:r w:rsidR="0003781A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>to</w:t>
      </w:r>
      <w:r w:rsidRPr="00C84D54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 xml:space="preserve"> the</w:t>
      </w:r>
      <w:r w:rsidR="00CF6CA4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 xml:space="preserve"> </w:t>
      </w:r>
      <w:r w:rsidR="0003781A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>Department of Electrical Engineering</w:t>
      </w:r>
      <w:r w:rsidR="00CF6CA4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 xml:space="preserve"> </w:t>
      </w:r>
      <w:r w:rsidRPr="00C84D54">
        <w:rPr>
          <w:rFonts w:ascii="Lucida Sans Unicode" w:eastAsia="新細明體" w:hAnsi="Lucida Sans Unicode" w:cs="Lucida Sans Unicode"/>
          <w:b/>
          <w:bCs/>
          <w:color w:val="333333"/>
          <w:kern w:val="0"/>
          <w:sz w:val="20"/>
          <w:szCs w:val="20"/>
        </w:rPr>
        <w:t>(Click the map directly to have a magnified image)</w:t>
      </w:r>
    </w:p>
    <w:p w14:paraId="31A27FAF" w14:textId="68511DC5" w:rsidR="00F02BF6" w:rsidRDefault="00F02BF6" w:rsidP="00F02BF6">
      <w:pPr>
        <w:widowControl/>
        <w:shd w:val="clear" w:color="auto" w:fill="FFFFFF"/>
        <w:spacing w:before="100" w:beforeAutospacing="1" w:after="100" w:afterAutospacing="1" w:line="351" w:lineRule="atLeast"/>
        <w:jc w:val="center"/>
      </w:pPr>
      <w:r>
        <w:rPr>
          <w:noProof/>
        </w:rPr>
        <w:drawing>
          <wp:inline distT="0" distB="0" distL="0" distR="0" wp14:anchorId="0AF0106C" wp14:editId="693422CC">
            <wp:extent cx="8406765" cy="61626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o_Campus_fine_venu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216" w14:textId="0C7AA612" w:rsidR="00407B96" w:rsidRPr="00C84D54" w:rsidRDefault="00CF6CA4" w:rsidP="00F02BF6">
      <w:pPr>
        <w:widowControl/>
        <w:shd w:val="clear" w:color="auto" w:fill="FFFFFF"/>
        <w:spacing w:before="100" w:beforeAutospacing="1" w:after="100" w:afterAutospacing="1" w:line="351" w:lineRule="atLeast"/>
        <w:jc w:val="center"/>
      </w:pPr>
      <w:r>
        <w:rPr>
          <w:rFonts w:ascii="Lucida Sans Unicode" w:eastAsia="新細明體" w:hAnsi="Lucida Sans Unicode" w:cs="Lucida Sans Unicode"/>
          <w:noProof/>
          <w:color w:val="666666"/>
          <w:kern w:val="0"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0FA1D959" wp14:editId="5841C5F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8406765" cy="472884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7B96" w:rsidRPr="00C84D54" w:rsidSect="000F1AC6">
      <w:pgSz w:w="16839" w:h="23814" w:code="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15-03-11T15:27:00Z" w:initials="U">
    <w:p w14:paraId="5EC3C30C" w14:textId="77777777" w:rsidR="000F1AC6" w:rsidRDefault="000F1AC6">
      <w:pPr>
        <w:pStyle w:val="a6"/>
      </w:pPr>
      <w:r>
        <w:rPr>
          <w:rStyle w:val="a5"/>
        </w:rPr>
        <w:annotationRef/>
      </w:r>
      <w:r>
        <w:t>Both webpages are Chinese Traditional Only</w:t>
      </w:r>
    </w:p>
  </w:comment>
  <w:comment w:id="3" w:author="User" w:date="2015-03-11T15:32:00Z" w:initials="U">
    <w:p w14:paraId="7172E154" w14:textId="446D814F" w:rsidR="00206550" w:rsidRDefault="0020655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A</w:t>
      </w:r>
      <w:r>
        <w:t>dded On-line booking Link</w:t>
      </w:r>
    </w:p>
  </w:comment>
  <w:comment w:id="80" w:author="User" w:date="2015-03-11T15:49:00Z" w:initials="U">
    <w:p w14:paraId="6DA59E40" w14:textId="0312EFEE" w:rsidR="00206550" w:rsidRDefault="0020655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D</w:t>
      </w:r>
      <w:r>
        <w:t xml:space="preserve">elete Other available accommodation because Outside of DongHua Univ. are only simple </w:t>
      </w:r>
      <w:r>
        <w:rPr>
          <w:rFonts w:hint="eastAsia"/>
        </w:rPr>
        <w:t>B&amp;B</w:t>
      </w:r>
      <w:r>
        <w:t>s and no hotels.  Will add if necessary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EC3C30C" w15:done="0"/>
  <w15:commentEx w15:paraId="7172E154" w15:done="0"/>
  <w15:commentEx w15:paraId="6DA59E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FBB1FB" w14:textId="77777777" w:rsidR="000123A9" w:rsidRDefault="000123A9" w:rsidP="00E11938">
      <w:r>
        <w:separator/>
      </w:r>
    </w:p>
  </w:endnote>
  <w:endnote w:type="continuationSeparator" w:id="0">
    <w:p w14:paraId="286A5BA6" w14:textId="77777777" w:rsidR="000123A9" w:rsidRDefault="000123A9" w:rsidP="00E11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82DB64" w14:textId="77777777" w:rsidR="000123A9" w:rsidRDefault="000123A9" w:rsidP="00E11938">
      <w:r>
        <w:separator/>
      </w:r>
    </w:p>
  </w:footnote>
  <w:footnote w:type="continuationSeparator" w:id="0">
    <w:p w14:paraId="75A03172" w14:textId="77777777" w:rsidR="000123A9" w:rsidRDefault="000123A9" w:rsidP="00E11938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AC6"/>
    <w:rsid w:val="000123A9"/>
    <w:rsid w:val="000166B9"/>
    <w:rsid w:val="00023183"/>
    <w:rsid w:val="0003781A"/>
    <w:rsid w:val="00050938"/>
    <w:rsid w:val="00081882"/>
    <w:rsid w:val="000A072B"/>
    <w:rsid w:val="000C07A2"/>
    <w:rsid w:val="000C7E26"/>
    <w:rsid w:val="000F1AC6"/>
    <w:rsid w:val="0010716D"/>
    <w:rsid w:val="00110906"/>
    <w:rsid w:val="00127593"/>
    <w:rsid w:val="0013398F"/>
    <w:rsid w:val="00167151"/>
    <w:rsid w:val="00206550"/>
    <w:rsid w:val="00207543"/>
    <w:rsid w:val="002417A5"/>
    <w:rsid w:val="00247FCC"/>
    <w:rsid w:val="00262C1C"/>
    <w:rsid w:val="00264BF1"/>
    <w:rsid w:val="00302440"/>
    <w:rsid w:val="00326E44"/>
    <w:rsid w:val="00337FEF"/>
    <w:rsid w:val="00373810"/>
    <w:rsid w:val="00386653"/>
    <w:rsid w:val="0039181D"/>
    <w:rsid w:val="003B034E"/>
    <w:rsid w:val="00407B96"/>
    <w:rsid w:val="00467BE2"/>
    <w:rsid w:val="0047368C"/>
    <w:rsid w:val="004B2EB8"/>
    <w:rsid w:val="004D3FFE"/>
    <w:rsid w:val="00551AD9"/>
    <w:rsid w:val="00581B9F"/>
    <w:rsid w:val="005A31D3"/>
    <w:rsid w:val="005D2E4A"/>
    <w:rsid w:val="005F507B"/>
    <w:rsid w:val="00616197"/>
    <w:rsid w:val="00695371"/>
    <w:rsid w:val="00697936"/>
    <w:rsid w:val="006A5E0E"/>
    <w:rsid w:val="00731BEF"/>
    <w:rsid w:val="00744431"/>
    <w:rsid w:val="007A74C6"/>
    <w:rsid w:val="007B4690"/>
    <w:rsid w:val="007B636A"/>
    <w:rsid w:val="007D4029"/>
    <w:rsid w:val="007F6B08"/>
    <w:rsid w:val="0081766E"/>
    <w:rsid w:val="008D0F7D"/>
    <w:rsid w:val="008E32EF"/>
    <w:rsid w:val="00924E72"/>
    <w:rsid w:val="00927121"/>
    <w:rsid w:val="009B6E25"/>
    <w:rsid w:val="009D501E"/>
    <w:rsid w:val="00A02974"/>
    <w:rsid w:val="00A32459"/>
    <w:rsid w:val="00A67E66"/>
    <w:rsid w:val="00AA5DD4"/>
    <w:rsid w:val="00AD50D0"/>
    <w:rsid w:val="00B618F3"/>
    <w:rsid w:val="00B66AEF"/>
    <w:rsid w:val="00BD111B"/>
    <w:rsid w:val="00BE18CC"/>
    <w:rsid w:val="00C553A9"/>
    <w:rsid w:val="00C611B5"/>
    <w:rsid w:val="00C84D54"/>
    <w:rsid w:val="00C85051"/>
    <w:rsid w:val="00CF6BEF"/>
    <w:rsid w:val="00CF6CA4"/>
    <w:rsid w:val="00CF6F99"/>
    <w:rsid w:val="00D3614E"/>
    <w:rsid w:val="00D70769"/>
    <w:rsid w:val="00D951A1"/>
    <w:rsid w:val="00DA6680"/>
    <w:rsid w:val="00E11938"/>
    <w:rsid w:val="00E14C80"/>
    <w:rsid w:val="00E23D92"/>
    <w:rsid w:val="00E67177"/>
    <w:rsid w:val="00E8428B"/>
    <w:rsid w:val="00E92D1E"/>
    <w:rsid w:val="00E93508"/>
    <w:rsid w:val="00EA1F1F"/>
    <w:rsid w:val="00F02BF6"/>
    <w:rsid w:val="00F371DC"/>
    <w:rsid w:val="00FA26F5"/>
    <w:rsid w:val="00FE097D"/>
    <w:rsid w:val="00FE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21A6F"/>
  <w15:chartTrackingRefBased/>
  <w15:docId w15:val="{84BEC9BB-F018-48A3-851A-8E958AD1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84D5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F1A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0F1AC6"/>
  </w:style>
  <w:style w:type="character" w:styleId="a3">
    <w:name w:val="Hyperlink"/>
    <w:basedOn w:val="a0"/>
    <w:uiPriority w:val="99"/>
    <w:unhideWhenUsed/>
    <w:rsid w:val="000F1AC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F1AC6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0F1AC6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0F1AC6"/>
  </w:style>
  <w:style w:type="character" w:customStyle="1" w:styleId="a7">
    <w:name w:val="註解文字 字元"/>
    <w:basedOn w:val="a0"/>
    <w:link w:val="a6"/>
    <w:uiPriority w:val="99"/>
    <w:semiHidden/>
    <w:rsid w:val="000F1AC6"/>
  </w:style>
  <w:style w:type="paragraph" w:styleId="a8">
    <w:name w:val="annotation subject"/>
    <w:basedOn w:val="a6"/>
    <w:next w:val="a6"/>
    <w:link w:val="a9"/>
    <w:uiPriority w:val="99"/>
    <w:semiHidden/>
    <w:unhideWhenUsed/>
    <w:rsid w:val="000F1AC6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0F1AC6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0F1A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F1AC6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84D54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C84D54"/>
    <w:rPr>
      <w:b/>
      <w:bCs/>
    </w:rPr>
  </w:style>
  <w:style w:type="paragraph" w:styleId="ad">
    <w:name w:val="header"/>
    <w:basedOn w:val="a"/>
    <w:link w:val="ae"/>
    <w:uiPriority w:val="99"/>
    <w:unhideWhenUsed/>
    <w:rsid w:val="00E119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E11938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E119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E119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3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1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yperlink" Target="http://www.lio168.com/6person_room.html" TargetMode="Externa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lio168.com/4person_room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://www.lio168.com/double_room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lio168.com/location.html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C50F9-DA7D-42AC-8EE4-322C7A851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523</Words>
  <Characters>2985</Characters>
  <Application>Microsoft Office Word</Application>
  <DocSecurity>0</DocSecurity>
  <Lines>24</Lines>
  <Paragraphs>7</Paragraphs>
  <ScaleCrop>false</ScaleCrop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2015-03-11T07:10:00Z</dcterms:created>
  <dcterms:modified xsi:type="dcterms:W3CDTF">2015-03-12T19:14:00Z</dcterms:modified>
</cp:coreProperties>
</file>